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End w:id="1"/>
      <w:bookmarkStart w:id="1" w:name="NID_01M04TVA5Z74ZZKYYJRFWXFC96"/>
      <w:r>
        <w:t>林晚把体检报告翻了个底朝天，血糖那栏的箭头让她心里一沉。</w:t>
      </w:r>
    </w:p>
    <w:p>
      <w:bookmarkEnd w:id="2"/>
      <w:bookmarkStart w:id="2" w:name="NID_01M04TVA5Z74ZZKYYJRFWXFC98"/>
      <w:r>
        <w:t>陈经理站在门口催促，手里攥着一份要她签字的文件</w:t>
      </w:r>
      <w:del w:author="客户·林女士" w:date="2026-07-01T10:30:00Z">
        <w:r>
          <w:delText>。</w:delText>
        </w:r>
      </w:del>
      <w:ins w:author="客户·林女士" w:date="2026-07-01T10:30:00Z">
        <w:r>
          <w:t>！</w:t>
        </w:r>
      </w:ins>
    </w:p>
    <w:p>
      <w:bookmarkEnd w:id="3"/>
      <w:bookmarkStart w:id="3" w:name="NID_01M04TVA5Z74ZZKYYJRFWXFC9A"/>
      <w:del w:author="客户·林女士" w:date="2026-07-01T10:30:00Z">
        <w:r>
          <w:delText>窗外的光打下来，她忽然发现：同一杯茶，怎么会有两种说法。</w:delText>
        </w:r>
      </w:del>
      <w:ins w:author="客户·林女士" w:date="2026-07-01T10:30:00Z">
        <w:r>
          <w:t>窗外的光打下来，她忽然发现：同一杯茶，竟有两种完全不同的说法。</w:t>
        </w:r>
      </w:ins>
    </w:p>
    <w:p>
      <w:bookmarkEnd w:id="4"/>
      <w:bookmarkStart w:id="4" w:name="NID_01M04TVA5Z74ZZKYYJRFWXFC9C"/>
      <w:del w:author="客户·林女士" w:date="2026-07-01T10:30:00Z">
        <w:r>
          <w:delText>她抓起杯子，快步走出办公室，决定自己去查清楚。</w:delText>
        </w:r>
      </w:del>
    </w:p>
    <w:p>
      <w:bookmarkEnd w:id="5"/>
      <w:bookmarkStart w:id="5" w:name="NID_01M04TVA5Z74ZZKYYJRFWXFC9E"/>
      <w:r>
        <w:t>电梯里，她翻到报告最后一页，呼吸停了一拍。</w:t>
      </w:r>
    </w:p>
    <w:p>
      <w:bookmarkEnd w:id="6"/>
      <w:bookmarkStart w:id="6" w:name="NID_01M04TVA5Z74ZZKYYJRFWXFC9G"/>
      <w:r>
        <w:t>回到工位，她把那杯茶放在桌上，发了很久的呆。</w:t>
      </w:r>
    </w:p>
    <w:p>
      <w:ins w:author="客户·林女士" w:date="2026-07-01T10:30:00Z">
        <w:r>
          <w:t>这笔账，她决定当面问清楚。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